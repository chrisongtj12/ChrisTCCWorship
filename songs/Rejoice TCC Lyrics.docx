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REJOICE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Rejoice in the Lord now and always</w:t>
        <w:br w:type="textWrapping"/>
        <w:t xml:space="preserve">Sing it again we rejoice</w:t>
        <w:br w:type="textWrapping"/>
        <w:t xml:space="preserve">Delight in the love He has shown us</w:t>
        <w:br w:type="textWrapping"/>
        <w:t xml:space="preserve">Gratefully lift up your voice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His gentleness among us</w:t>
        <w:br w:type="textWrapping"/>
        <w:t xml:space="preserve">Will join our hearts with praise</w:t>
        <w:br w:type="textWrapping"/>
        <w:t xml:space="preserve">We gather in His goodness</w:t>
        <w:br w:type="textWrapping"/>
        <w:t xml:space="preserve">A family of grace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With each breath He's given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Praise the Lord</w:t>
        <w:br w:type="textWrapping"/>
        <w:t xml:space="preserve">In these times we live in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We will praise the Lord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Throughout every season 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 am sure</w:t>
        <w:br w:type="textWrapping"/>
        <w:t xml:space="preserve">We have every reason 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To praise the Lord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Rejoice and be anxious for nothing</w:t>
        <w:br w:type="textWrapping"/>
        <w:t xml:space="preserve">Praying for all that you need</w:t>
        <w:br w:type="textWrapping"/>
        <w:t xml:space="preserve">Come with a song of thanksgiving</w:t>
        <w:br w:type="textWrapping"/>
        <w:t xml:space="preserve">Lay your requests at His feet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His peace will fall upon us</w:t>
        <w:br w:type="textWrapping"/>
        <w:t xml:space="preserve">To guard our hearts and minds</w:t>
        <w:br w:type="textWrapping"/>
        <w:t xml:space="preserve">In Christ who reigns eternal</w:t>
        <w:br w:type="textWrapping"/>
        <w:t xml:space="preserve">The shepherd of our lives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With each breath He's given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Praise the Lord</w:t>
        <w:br w:type="textWrapping"/>
        <w:t xml:space="preserve">In these times we live in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We will praise the Lord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Throughout every season 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 am sure</w:t>
        <w:br w:type="textWrapping"/>
        <w:t xml:space="preserve">We have every reason 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To praise the Lord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color w:val="363636"/>
          <w:highlight w:val="white"/>
        </w:rPr>
      </w:pPr>
      <w:sdt>
        <w:sdtPr>
          <w:id w:val="858589421"/>
          <w:tag w:val="goog_rdk_1"/>
        </w:sdtPr>
        <w:sdtContent>
          <w:ins w:author="Jose Johnson Emerson Raja" w:id="0" w:date="2025-11-07T06:20:33Z">
            <w:r w:rsidDel="00000000" w:rsidR="00000000" w:rsidRPr="00000000">
              <w:rPr>
                <w:rFonts w:ascii="Verdana" w:cs="Verdana" w:eastAsia="Verdana" w:hAnsi="Verdana"/>
                <w:color w:val="363636"/>
                <w:highlight w:val="white"/>
                <w:rtl w:val="0"/>
              </w:rPr>
              <w:tab/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Rejoice in the Lord now and always</w:t>
        <w:br w:type="textWrapping"/>
        <w:t xml:space="preserve">Tell of the good He has done</w:t>
        <w:br w:type="textWrapping"/>
        <w:t xml:space="preserve">Worship the Lord to remember</w:t>
        <w:br w:type="textWrapping"/>
        <w:t xml:space="preserve">All of the joy yet to come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The hope that burns within us</w:t>
        <w:br w:type="textWrapping"/>
        <w:t xml:space="preserve">The dark cannot destroy</w:t>
        <w:br w:type="textWrapping"/>
        <w:t xml:space="preserve">With praise that's never ending</w:t>
        <w:br w:type="textWrapping"/>
        <w:t xml:space="preserve">We say again rejoice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With each breath He's given</w:t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Praise the Lord</w:t>
        <w:br w:type="textWrapping"/>
        <w:t xml:space="preserve">In these times we live in</w:t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We will praise the Lord</w:t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Throughout every season </w:t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 am sure</w:t>
        <w:br w:type="textWrapping"/>
        <w:t xml:space="preserve">We have every reason </w:t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To praise the Lord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We have every reason </w:t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To praise the Lord</w:t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720"/>
        <w:rPr>
          <w:rFonts w:ascii="Verdana" w:cs="Verdana" w:eastAsia="Verdana" w:hAnsi="Verdana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AjRRCdfkv3IT5+mV1nJL2I0rlw==">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2023-02-28T07:15:00Z</dcterms:created>
  <dc:creator>Pearlyn Chen</dc:creator>
</cp:coreProperties>
</file>